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FAA7F">
      <w:pPr>
        <w:pStyle w:val="5"/>
        <w:jc w:val="center"/>
        <w:rPr>
          <w:rFonts w:hint="eastAsia" w:ascii="黑体" w:hAnsi="Times New Roman" w:eastAsia="黑体"/>
          <w:kern w:val="0"/>
          <w:sz w:val="32"/>
          <w:szCs w:val="32"/>
        </w:rPr>
      </w:pPr>
      <w:r>
        <w:rPr>
          <w:rFonts w:hint="eastAsia" w:ascii="黑体" w:hAnsi="Times New Roman" w:eastAsia="黑体"/>
          <w:kern w:val="0"/>
          <w:sz w:val="32"/>
          <w:szCs w:val="32"/>
        </w:rPr>
        <w:t>天 津 农 学 院</w:t>
      </w:r>
    </w:p>
    <w:p w14:paraId="2226E77D">
      <w:pPr>
        <w:pStyle w:val="5"/>
        <w:spacing w:after="214" w:afterLines="50"/>
        <w:jc w:val="center"/>
        <w:rPr>
          <w:rFonts w:hint="eastAsia" w:ascii="黑体" w:hAnsi="Times New Roman" w:eastAsia="黑体"/>
          <w:kern w:val="0"/>
          <w:sz w:val="32"/>
          <w:szCs w:val="32"/>
        </w:rPr>
      </w:pPr>
      <w:r>
        <w:rPr>
          <w:rFonts w:hint="eastAsia" w:ascii="黑体" w:hAnsi="Times New Roman" w:eastAsia="黑体"/>
          <w:kern w:val="0"/>
          <w:sz w:val="32"/>
          <w:szCs w:val="32"/>
        </w:rPr>
        <w:t>本科毕业设计（论文）答辩记录表</w:t>
      </w:r>
    </w:p>
    <w:p w14:paraId="59C0C326">
      <w:pPr>
        <w:spacing w:before="214" w:beforeLines="50"/>
        <w:rPr>
          <w:rFonts w:hint="eastAsia" w:hAnsi="宋体" w:cs="Courier New"/>
          <w:szCs w:val="24"/>
        </w:rPr>
      </w:pPr>
      <w:r>
        <w:rPr>
          <w:rFonts w:hint="eastAsia"/>
        </w:rPr>
        <w:t>二级学院</w:t>
      </w:r>
      <w:r>
        <w:rPr>
          <w:rFonts w:hint="eastAsia"/>
          <w:u w:val="single"/>
        </w:rPr>
        <w:t xml:space="preserve"> 食品科学与生物工程学院 </w:t>
      </w:r>
      <w:r>
        <w:rPr>
          <w:rFonts w:hint="eastAsia"/>
        </w:rPr>
        <w:t xml:space="preserve">  系别</w:t>
      </w:r>
      <w:r>
        <w:rPr>
          <w:rFonts w:hint="eastAsia"/>
          <w:u w:val="single"/>
        </w:rPr>
        <w:t xml:space="preserve"> 食品科学与工程 </w:t>
      </w:r>
      <w:r>
        <w:rPr>
          <w:rFonts w:hint="eastAsia"/>
        </w:rPr>
        <w:t>专业班级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22食科3班</w:t>
      </w:r>
      <w:r>
        <w:rPr>
          <w:rFonts w:hint="eastAsia"/>
          <w:u w:val="single"/>
        </w:rPr>
        <w:t xml:space="preserve">   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355"/>
        <w:gridCol w:w="926"/>
        <w:gridCol w:w="1304"/>
        <w:gridCol w:w="1019"/>
        <w:gridCol w:w="816"/>
        <w:gridCol w:w="1016"/>
        <w:gridCol w:w="1178"/>
      </w:tblGrid>
      <w:tr w14:paraId="2BD5C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</w:trPr>
        <w:tc>
          <w:tcPr>
            <w:tcW w:w="5000" w:type="pct"/>
            <w:gridSpan w:val="8"/>
            <w:noWrap w:val="0"/>
            <w:vAlign w:val="center"/>
          </w:tcPr>
          <w:p w14:paraId="250B8163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</w:rPr>
              <w:t>设计（论文）题目：</w:t>
            </w:r>
            <w:r>
              <w:rPr>
                <w:rFonts w:hint="eastAsia"/>
                <w:lang w:val="en-US" w:eastAsia="zh-CN"/>
              </w:rPr>
              <w:t>微生物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菌丝蛋白鱼香肉丝的研制</w:t>
            </w:r>
          </w:p>
        </w:tc>
      </w:tr>
      <w:tr w14:paraId="31FF92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772" w:type="pct"/>
            <w:noWrap w:val="0"/>
            <w:vAlign w:val="center"/>
          </w:tcPr>
          <w:p w14:paraId="623E008C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753" w:type="pct"/>
            <w:noWrap w:val="0"/>
            <w:vAlign w:val="center"/>
          </w:tcPr>
          <w:p w14:paraId="336144E7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黄永淇</w:t>
            </w:r>
          </w:p>
        </w:tc>
        <w:tc>
          <w:tcPr>
            <w:tcW w:w="514" w:type="pct"/>
            <w:noWrap w:val="0"/>
            <w:vAlign w:val="center"/>
          </w:tcPr>
          <w:p w14:paraId="53DB04B2">
            <w:pPr>
              <w:pStyle w:val="5"/>
              <w:rPr>
                <w:rFonts w:hint="eastAsia"/>
              </w:rPr>
            </w:pPr>
            <w:r>
              <w:rPr>
                <w:rFonts w:hint="eastAsia"/>
              </w:rPr>
              <w:t>学 号</w:t>
            </w:r>
          </w:p>
        </w:tc>
        <w:tc>
          <w:tcPr>
            <w:tcW w:w="724" w:type="pct"/>
            <w:noWrap w:val="0"/>
            <w:vAlign w:val="center"/>
          </w:tcPr>
          <w:p w14:paraId="3A609EDB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2209014318</w:t>
            </w:r>
          </w:p>
        </w:tc>
        <w:tc>
          <w:tcPr>
            <w:tcW w:w="1019" w:type="pct"/>
            <w:gridSpan w:val="2"/>
            <w:noWrap w:val="0"/>
            <w:vAlign w:val="center"/>
          </w:tcPr>
          <w:p w14:paraId="5A426F38">
            <w:pPr>
              <w:pStyle w:val="5"/>
              <w:ind w:firstLine="315" w:firstLineChars="150"/>
              <w:rPr>
                <w:rFonts w:hint="eastAsia"/>
              </w:rPr>
            </w:pPr>
            <w:r>
              <w:rPr>
                <w:rFonts w:hint="eastAsia"/>
              </w:rPr>
              <w:t>答辩地点</w:t>
            </w:r>
          </w:p>
        </w:tc>
        <w:tc>
          <w:tcPr>
            <w:tcW w:w="1216" w:type="pct"/>
            <w:gridSpan w:val="2"/>
            <w:noWrap w:val="0"/>
            <w:vAlign w:val="center"/>
          </w:tcPr>
          <w:p w14:paraId="73C528FF">
            <w:pPr>
              <w:pStyle w:val="5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崇文楼302</w:t>
            </w:r>
          </w:p>
        </w:tc>
      </w:tr>
      <w:tr w14:paraId="367B48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772" w:type="pct"/>
            <w:noWrap w:val="0"/>
            <w:vAlign w:val="center"/>
          </w:tcPr>
          <w:p w14:paraId="6849C3CF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753" w:type="pct"/>
            <w:noWrap w:val="0"/>
            <w:vAlign w:val="center"/>
          </w:tcPr>
          <w:p w14:paraId="2B662969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任小青</w:t>
            </w:r>
          </w:p>
        </w:tc>
        <w:tc>
          <w:tcPr>
            <w:tcW w:w="514" w:type="pct"/>
            <w:noWrap w:val="0"/>
            <w:vAlign w:val="center"/>
          </w:tcPr>
          <w:p w14:paraId="52D7A112">
            <w:pPr>
              <w:pStyle w:val="5"/>
              <w:rPr>
                <w:rFonts w:hint="eastAsia"/>
              </w:rPr>
            </w:pPr>
            <w:r>
              <w:rPr>
                <w:rFonts w:hint="eastAsia"/>
              </w:rPr>
              <w:t>职 称</w:t>
            </w:r>
          </w:p>
        </w:tc>
        <w:tc>
          <w:tcPr>
            <w:tcW w:w="724" w:type="pct"/>
            <w:noWrap w:val="0"/>
            <w:vAlign w:val="center"/>
          </w:tcPr>
          <w:p w14:paraId="2E77C733">
            <w:pPr>
              <w:pStyle w:val="5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教授</w:t>
            </w:r>
          </w:p>
        </w:tc>
        <w:tc>
          <w:tcPr>
            <w:tcW w:w="1019" w:type="pct"/>
            <w:gridSpan w:val="2"/>
            <w:noWrap w:val="0"/>
            <w:vAlign w:val="center"/>
          </w:tcPr>
          <w:p w14:paraId="18426495">
            <w:pPr>
              <w:pStyle w:val="5"/>
              <w:ind w:firstLine="315" w:firstLineChars="150"/>
              <w:rPr>
                <w:rFonts w:hint="eastAsia"/>
              </w:rPr>
            </w:pPr>
            <w:r>
              <w:rPr>
                <w:rFonts w:hint="eastAsia"/>
              </w:rPr>
              <w:t>旁听人数</w:t>
            </w:r>
          </w:p>
        </w:tc>
        <w:tc>
          <w:tcPr>
            <w:tcW w:w="1216" w:type="pct"/>
            <w:gridSpan w:val="2"/>
            <w:noWrap w:val="0"/>
            <w:vAlign w:val="center"/>
          </w:tcPr>
          <w:p w14:paraId="59B865A5"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24</w:t>
            </w:r>
            <w:r>
              <w:rPr>
                <w:rFonts w:ascii="Times New Roman" w:hAnsi="Times New Roman"/>
              </w:rPr>
              <w:t xml:space="preserve"> 人</w:t>
            </w:r>
          </w:p>
        </w:tc>
      </w:tr>
      <w:tr w14:paraId="25681C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772" w:type="pct"/>
            <w:vMerge w:val="restart"/>
            <w:noWrap w:val="0"/>
            <w:vAlign w:val="center"/>
          </w:tcPr>
          <w:p w14:paraId="092A96C5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答辩小</w:t>
            </w:r>
          </w:p>
          <w:p w14:paraId="1D936611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组成员</w:t>
            </w:r>
          </w:p>
        </w:tc>
        <w:tc>
          <w:tcPr>
            <w:tcW w:w="753" w:type="pct"/>
            <w:noWrap w:val="0"/>
            <w:vAlign w:val="center"/>
          </w:tcPr>
          <w:p w14:paraId="1F90BBB9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名</w:t>
            </w:r>
          </w:p>
        </w:tc>
        <w:tc>
          <w:tcPr>
            <w:tcW w:w="514" w:type="pct"/>
            <w:noWrap w:val="0"/>
            <w:vAlign w:val="center"/>
          </w:tcPr>
          <w:p w14:paraId="1107E66C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290" w:type="pct"/>
            <w:gridSpan w:val="2"/>
            <w:noWrap w:val="0"/>
            <w:vAlign w:val="center"/>
          </w:tcPr>
          <w:p w14:paraId="0C8E8B51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  称</w:t>
            </w:r>
          </w:p>
        </w:tc>
        <w:tc>
          <w:tcPr>
            <w:tcW w:w="1017" w:type="pct"/>
            <w:gridSpan w:val="2"/>
            <w:noWrap w:val="0"/>
            <w:vAlign w:val="center"/>
          </w:tcPr>
          <w:p w14:paraId="7F57B4EB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  务</w:t>
            </w:r>
          </w:p>
        </w:tc>
        <w:tc>
          <w:tcPr>
            <w:tcW w:w="652" w:type="pct"/>
            <w:noWrap w:val="0"/>
            <w:vAlign w:val="center"/>
          </w:tcPr>
          <w:p w14:paraId="1976163F">
            <w:pPr>
              <w:pStyle w:val="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75508A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772" w:type="pct"/>
            <w:vMerge w:val="continue"/>
            <w:noWrap w:val="0"/>
            <w:vAlign w:val="top"/>
          </w:tcPr>
          <w:p w14:paraId="4D0EF5C6">
            <w:pPr>
              <w:pStyle w:val="5"/>
              <w:rPr>
                <w:rFonts w:hint="eastAsia"/>
              </w:rPr>
            </w:pPr>
          </w:p>
        </w:tc>
        <w:tc>
          <w:tcPr>
            <w:tcW w:w="753" w:type="pct"/>
            <w:noWrap w:val="0"/>
            <w:vAlign w:val="top"/>
          </w:tcPr>
          <w:p w14:paraId="58FC0707">
            <w:pPr>
              <w:pStyle w:val="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梁丽雅</w:t>
            </w:r>
          </w:p>
        </w:tc>
        <w:tc>
          <w:tcPr>
            <w:tcW w:w="514" w:type="pct"/>
            <w:noWrap w:val="0"/>
            <w:vAlign w:val="top"/>
          </w:tcPr>
          <w:p w14:paraId="0B6F7FC6">
            <w:pPr>
              <w:pStyle w:val="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女</w:t>
            </w:r>
          </w:p>
        </w:tc>
        <w:tc>
          <w:tcPr>
            <w:tcW w:w="1290" w:type="pct"/>
            <w:gridSpan w:val="2"/>
            <w:noWrap w:val="0"/>
            <w:vAlign w:val="top"/>
          </w:tcPr>
          <w:p w14:paraId="3D2352AD">
            <w:pPr>
              <w:pStyle w:val="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教授</w:t>
            </w:r>
          </w:p>
        </w:tc>
        <w:tc>
          <w:tcPr>
            <w:tcW w:w="1017" w:type="pct"/>
            <w:gridSpan w:val="2"/>
            <w:noWrap w:val="0"/>
            <w:vAlign w:val="top"/>
          </w:tcPr>
          <w:p w14:paraId="5547366A">
            <w:pPr>
              <w:pStyle w:val="5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652" w:type="pct"/>
            <w:noWrap w:val="0"/>
            <w:vAlign w:val="top"/>
          </w:tcPr>
          <w:p w14:paraId="0E159615">
            <w:pPr>
              <w:pStyle w:val="5"/>
              <w:rPr>
                <w:rFonts w:hint="eastAsia"/>
              </w:rPr>
            </w:pPr>
          </w:p>
        </w:tc>
      </w:tr>
      <w:tr w14:paraId="60A8C4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772" w:type="pct"/>
            <w:vMerge w:val="continue"/>
            <w:noWrap w:val="0"/>
            <w:vAlign w:val="top"/>
          </w:tcPr>
          <w:p w14:paraId="522086E1">
            <w:pPr>
              <w:pStyle w:val="5"/>
              <w:rPr>
                <w:rFonts w:hint="eastAsia"/>
              </w:rPr>
            </w:pPr>
          </w:p>
        </w:tc>
        <w:tc>
          <w:tcPr>
            <w:tcW w:w="753" w:type="pct"/>
            <w:noWrap w:val="0"/>
            <w:vAlign w:val="top"/>
          </w:tcPr>
          <w:p w14:paraId="6A415DBD">
            <w:pPr>
              <w:pStyle w:val="5"/>
              <w:jc w:val="center"/>
              <w:rPr>
                <w:rFonts w:hint="default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刘晓东</w:t>
            </w:r>
          </w:p>
        </w:tc>
        <w:tc>
          <w:tcPr>
            <w:tcW w:w="514" w:type="pct"/>
            <w:noWrap w:val="0"/>
            <w:vAlign w:val="top"/>
          </w:tcPr>
          <w:p w14:paraId="35C27E4C">
            <w:pPr>
              <w:pStyle w:val="5"/>
              <w:jc w:val="center"/>
              <w:rPr>
                <w:rFonts w:hint="default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290" w:type="pct"/>
            <w:gridSpan w:val="2"/>
            <w:noWrap w:val="0"/>
            <w:vAlign w:val="top"/>
          </w:tcPr>
          <w:p w14:paraId="2704CE8D">
            <w:pPr>
              <w:pStyle w:val="5"/>
              <w:jc w:val="center"/>
              <w:rPr>
                <w:rFonts w:hint="default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lang w:val="en-US" w:eastAsia="zh-CN" w:bidi="ar-SA"/>
              </w:rPr>
              <w:t>副教授</w:t>
            </w:r>
          </w:p>
        </w:tc>
        <w:tc>
          <w:tcPr>
            <w:tcW w:w="1017" w:type="pct"/>
            <w:gridSpan w:val="2"/>
            <w:noWrap w:val="0"/>
            <w:vAlign w:val="top"/>
          </w:tcPr>
          <w:p w14:paraId="43CED2D7">
            <w:pPr>
              <w:pStyle w:val="5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652" w:type="pct"/>
            <w:noWrap w:val="0"/>
            <w:vAlign w:val="top"/>
          </w:tcPr>
          <w:p w14:paraId="0932346C">
            <w:pPr>
              <w:pStyle w:val="5"/>
              <w:rPr>
                <w:rFonts w:hint="eastAsia"/>
              </w:rPr>
            </w:pPr>
          </w:p>
        </w:tc>
      </w:tr>
      <w:tr w14:paraId="51F2D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772" w:type="pct"/>
            <w:vMerge w:val="continue"/>
            <w:noWrap w:val="0"/>
            <w:vAlign w:val="top"/>
          </w:tcPr>
          <w:p w14:paraId="37818930">
            <w:pPr>
              <w:pStyle w:val="5"/>
              <w:rPr>
                <w:rFonts w:hint="eastAsia"/>
              </w:rPr>
            </w:pPr>
          </w:p>
        </w:tc>
        <w:tc>
          <w:tcPr>
            <w:tcW w:w="753" w:type="pct"/>
            <w:noWrap w:val="0"/>
            <w:vAlign w:val="top"/>
          </w:tcPr>
          <w:p w14:paraId="3B82D9B7">
            <w:pPr>
              <w:pStyle w:val="5"/>
              <w:jc w:val="center"/>
              <w:rPr>
                <w:rFonts w:hint="default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苗颖</w:t>
            </w:r>
          </w:p>
        </w:tc>
        <w:tc>
          <w:tcPr>
            <w:tcW w:w="514" w:type="pct"/>
            <w:noWrap w:val="0"/>
            <w:vAlign w:val="top"/>
          </w:tcPr>
          <w:p w14:paraId="7B0E0E39">
            <w:pPr>
              <w:pStyle w:val="5"/>
              <w:jc w:val="center"/>
              <w:rPr>
                <w:rFonts w:hint="eastAsia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女</w:t>
            </w:r>
          </w:p>
        </w:tc>
        <w:tc>
          <w:tcPr>
            <w:tcW w:w="1290" w:type="pct"/>
            <w:gridSpan w:val="2"/>
            <w:noWrap w:val="0"/>
            <w:vAlign w:val="top"/>
          </w:tcPr>
          <w:p w14:paraId="7B609E98">
            <w:pPr>
              <w:pStyle w:val="5"/>
              <w:jc w:val="center"/>
              <w:rPr>
                <w:rFonts w:hint="default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副教授</w:t>
            </w:r>
          </w:p>
        </w:tc>
        <w:tc>
          <w:tcPr>
            <w:tcW w:w="1017" w:type="pct"/>
            <w:gridSpan w:val="2"/>
            <w:noWrap w:val="0"/>
            <w:vAlign w:val="top"/>
          </w:tcPr>
          <w:p w14:paraId="3D31ADB4">
            <w:pPr>
              <w:pStyle w:val="5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652" w:type="pct"/>
            <w:noWrap w:val="0"/>
            <w:vAlign w:val="top"/>
          </w:tcPr>
          <w:p w14:paraId="5FED35DF">
            <w:pPr>
              <w:pStyle w:val="5"/>
              <w:rPr>
                <w:rFonts w:hint="eastAsia"/>
              </w:rPr>
            </w:pPr>
          </w:p>
        </w:tc>
      </w:tr>
      <w:tr w14:paraId="716C58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72" w:type="pct"/>
            <w:vMerge w:val="continue"/>
            <w:noWrap w:val="0"/>
            <w:vAlign w:val="top"/>
          </w:tcPr>
          <w:p w14:paraId="6DD6903B">
            <w:pPr>
              <w:pStyle w:val="5"/>
              <w:rPr>
                <w:rFonts w:hint="eastAsia"/>
              </w:rPr>
            </w:pPr>
          </w:p>
        </w:tc>
        <w:tc>
          <w:tcPr>
            <w:tcW w:w="753" w:type="pct"/>
            <w:noWrap w:val="0"/>
            <w:vAlign w:val="top"/>
          </w:tcPr>
          <w:p w14:paraId="4CDC7928">
            <w:pPr>
              <w:pStyle w:val="5"/>
              <w:jc w:val="center"/>
              <w:rPr>
                <w:rFonts w:hint="eastAsia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徐锦川</w:t>
            </w:r>
          </w:p>
        </w:tc>
        <w:tc>
          <w:tcPr>
            <w:tcW w:w="514" w:type="pct"/>
            <w:noWrap w:val="0"/>
            <w:vAlign w:val="top"/>
          </w:tcPr>
          <w:p w14:paraId="4E020D7F">
            <w:pPr>
              <w:pStyle w:val="5"/>
              <w:jc w:val="center"/>
              <w:rPr>
                <w:rFonts w:hint="eastAsia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290" w:type="pct"/>
            <w:gridSpan w:val="2"/>
            <w:noWrap w:val="0"/>
            <w:vAlign w:val="top"/>
          </w:tcPr>
          <w:p w14:paraId="492D4297">
            <w:pPr>
              <w:pStyle w:val="5"/>
              <w:jc w:val="center"/>
              <w:rPr>
                <w:rFonts w:hint="eastAsia" w:ascii="宋体" w:hAnsi="Courier New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讲师</w:t>
            </w:r>
          </w:p>
        </w:tc>
        <w:tc>
          <w:tcPr>
            <w:tcW w:w="1017" w:type="pct"/>
            <w:gridSpan w:val="2"/>
            <w:noWrap w:val="0"/>
            <w:vAlign w:val="top"/>
          </w:tcPr>
          <w:p w14:paraId="42029315">
            <w:pPr>
              <w:pStyle w:val="5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秘书</w:t>
            </w:r>
          </w:p>
        </w:tc>
        <w:tc>
          <w:tcPr>
            <w:tcW w:w="652" w:type="pct"/>
            <w:noWrap w:val="0"/>
            <w:vAlign w:val="top"/>
          </w:tcPr>
          <w:p w14:paraId="4DA3E4A0">
            <w:pPr>
              <w:pStyle w:val="5"/>
              <w:rPr>
                <w:rFonts w:hint="eastAsia"/>
              </w:rPr>
            </w:pPr>
          </w:p>
        </w:tc>
      </w:tr>
      <w:tr w14:paraId="73EDF7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72" w:type="pct"/>
            <w:vMerge w:val="continue"/>
            <w:noWrap w:val="0"/>
            <w:vAlign w:val="top"/>
          </w:tcPr>
          <w:p w14:paraId="69076E63">
            <w:pPr>
              <w:pStyle w:val="5"/>
              <w:rPr>
                <w:rFonts w:hint="eastAsia"/>
              </w:rPr>
            </w:pPr>
          </w:p>
        </w:tc>
        <w:tc>
          <w:tcPr>
            <w:tcW w:w="753" w:type="pct"/>
            <w:noWrap w:val="0"/>
            <w:vAlign w:val="top"/>
          </w:tcPr>
          <w:p w14:paraId="4C99A493">
            <w:pPr>
              <w:pStyle w:val="5"/>
              <w:rPr>
                <w:rFonts w:hint="eastAsia"/>
              </w:rPr>
            </w:pPr>
          </w:p>
        </w:tc>
        <w:tc>
          <w:tcPr>
            <w:tcW w:w="514" w:type="pct"/>
            <w:noWrap w:val="0"/>
            <w:vAlign w:val="top"/>
          </w:tcPr>
          <w:p w14:paraId="11EE4357">
            <w:pPr>
              <w:pStyle w:val="5"/>
              <w:rPr>
                <w:rFonts w:hint="eastAsia"/>
              </w:rPr>
            </w:pPr>
          </w:p>
        </w:tc>
        <w:tc>
          <w:tcPr>
            <w:tcW w:w="1290" w:type="pct"/>
            <w:gridSpan w:val="2"/>
            <w:noWrap w:val="0"/>
            <w:vAlign w:val="top"/>
          </w:tcPr>
          <w:p w14:paraId="72DE0BB5">
            <w:pPr>
              <w:pStyle w:val="5"/>
              <w:rPr>
                <w:rFonts w:hint="eastAsia"/>
              </w:rPr>
            </w:pPr>
          </w:p>
        </w:tc>
        <w:tc>
          <w:tcPr>
            <w:tcW w:w="1017" w:type="pct"/>
            <w:gridSpan w:val="2"/>
            <w:noWrap w:val="0"/>
            <w:vAlign w:val="top"/>
          </w:tcPr>
          <w:p w14:paraId="6F674030">
            <w:pPr>
              <w:pStyle w:val="5"/>
              <w:rPr>
                <w:rFonts w:hint="eastAsia"/>
              </w:rPr>
            </w:pPr>
          </w:p>
        </w:tc>
        <w:tc>
          <w:tcPr>
            <w:tcW w:w="652" w:type="pct"/>
            <w:noWrap w:val="0"/>
            <w:vAlign w:val="top"/>
          </w:tcPr>
          <w:p w14:paraId="685498B2">
            <w:pPr>
              <w:pStyle w:val="5"/>
              <w:rPr>
                <w:rFonts w:hint="eastAsia"/>
              </w:rPr>
            </w:pPr>
          </w:p>
        </w:tc>
      </w:tr>
      <w:tr w14:paraId="432766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772" w:type="pct"/>
            <w:vMerge w:val="continue"/>
            <w:noWrap w:val="0"/>
            <w:vAlign w:val="top"/>
          </w:tcPr>
          <w:p w14:paraId="7FDBC284">
            <w:pPr>
              <w:pStyle w:val="5"/>
              <w:rPr>
                <w:rFonts w:hint="eastAsia"/>
              </w:rPr>
            </w:pPr>
          </w:p>
        </w:tc>
        <w:tc>
          <w:tcPr>
            <w:tcW w:w="753" w:type="pct"/>
            <w:noWrap w:val="0"/>
            <w:vAlign w:val="top"/>
          </w:tcPr>
          <w:p w14:paraId="2F225BA2">
            <w:pPr>
              <w:pStyle w:val="5"/>
              <w:rPr>
                <w:rFonts w:hint="eastAsia"/>
              </w:rPr>
            </w:pPr>
          </w:p>
        </w:tc>
        <w:tc>
          <w:tcPr>
            <w:tcW w:w="514" w:type="pct"/>
            <w:noWrap w:val="0"/>
            <w:vAlign w:val="top"/>
          </w:tcPr>
          <w:p w14:paraId="23A6E6B4">
            <w:pPr>
              <w:pStyle w:val="5"/>
              <w:rPr>
                <w:rFonts w:hint="eastAsia"/>
              </w:rPr>
            </w:pPr>
          </w:p>
        </w:tc>
        <w:tc>
          <w:tcPr>
            <w:tcW w:w="1290" w:type="pct"/>
            <w:gridSpan w:val="2"/>
            <w:noWrap w:val="0"/>
            <w:vAlign w:val="top"/>
          </w:tcPr>
          <w:p w14:paraId="12E587C2">
            <w:pPr>
              <w:pStyle w:val="5"/>
              <w:rPr>
                <w:rFonts w:hint="eastAsia"/>
              </w:rPr>
            </w:pPr>
          </w:p>
        </w:tc>
        <w:tc>
          <w:tcPr>
            <w:tcW w:w="1017" w:type="pct"/>
            <w:gridSpan w:val="2"/>
            <w:noWrap w:val="0"/>
            <w:vAlign w:val="top"/>
          </w:tcPr>
          <w:p w14:paraId="0448D00E">
            <w:pPr>
              <w:pStyle w:val="5"/>
              <w:rPr>
                <w:rFonts w:hint="eastAsia"/>
              </w:rPr>
            </w:pPr>
          </w:p>
        </w:tc>
        <w:tc>
          <w:tcPr>
            <w:tcW w:w="652" w:type="pct"/>
            <w:noWrap w:val="0"/>
            <w:vAlign w:val="top"/>
          </w:tcPr>
          <w:p w14:paraId="7A7C922B">
            <w:pPr>
              <w:pStyle w:val="5"/>
              <w:rPr>
                <w:rFonts w:hint="eastAsia"/>
              </w:rPr>
            </w:pPr>
          </w:p>
        </w:tc>
      </w:tr>
      <w:tr w14:paraId="6CBB0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000" w:type="pct"/>
            <w:gridSpan w:val="8"/>
            <w:noWrap w:val="0"/>
            <w:vAlign w:val="top"/>
          </w:tcPr>
          <w:p w14:paraId="7EB2D588">
            <w:pPr>
              <w:pStyle w:val="5"/>
            </w:pPr>
            <w:r>
              <w:rPr>
                <w:rFonts w:hint="eastAsia"/>
              </w:rPr>
              <w:t>答辩记录：</w:t>
            </w:r>
          </w:p>
          <w:p w14:paraId="6CC20152">
            <w:pPr>
              <w:pStyle w:val="5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毕业论文的表头字体以及格式有问题</w:t>
            </w:r>
          </w:p>
          <w:p w14:paraId="45E9E78A">
            <w:pPr>
              <w:pStyle w:val="5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答：好的，表头我用的是老模板，确实有问题，我会使用新模板，重新编写表头。</w:t>
            </w:r>
          </w:p>
          <w:p w14:paraId="612D5BB9">
            <w:pPr>
              <w:pStyle w:val="5"/>
              <w:numPr>
                <w:ilvl w:val="0"/>
                <w:numId w:val="0"/>
              </w:numP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2.图3的误差线看不出区别来，同时图4没有误差线</w:t>
            </w:r>
          </w:p>
          <w:p w14:paraId="1F3BF362">
            <w:pPr>
              <w:pStyle w:val="5"/>
              <w:numPr>
                <w:ilvl w:val="0"/>
                <w:numId w:val="0"/>
              </w:numPr>
              <w:rPr>
                <w:ins w:id="0" w:author="WPS_1662525870" w:date="2026-06-09T11:25:51Z"/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答：图3.的误差线区别是有的的只是数据变化较小，看不出区别来，图4的误差线我觉得不够美观便灭有加，我下去之后会补上</w:t>
            </w:r>
          </w:p>
          <w:p w14:paraId="53439502">
            <w:pPr>
              <w:pStyle w:val="5"/>
              <w:numPr>
                <w:ilvl w:val="0"/>
                <w:numId w:val="0"/>
              </w:numP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3.实验方法与指标测定方法是不是一个意思，论文中为什么用了这两个词</w:t>
            </w:r>
          </w:p>
          <w:p w14:paraId="4FD34131">
            <w:pPr>
              <w:pStyle w:val="5"/>
              <w:numPr>
                <w:ilvl w:val="0"/>
                <w:numId w:val="0"/>
              </w:num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答：这两个是一个意思，是我的使用错误，我后续会将论文中的指标测定方法改为实验过程。</w:t>
            </w:r>
          </w:p>
          <w:p w14:paraId="15822747">
            <w:pPr>
              <w:pStyle w:val="5"/>
              <w:rPr>
                <w:ins w:id="1" w:author="WPS_1662525870" w:date="2026-06-09T11:29:03Z"/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4.图2中蛋清添加量最高到了20%但是你再一开始写的是要测试到25%这两个数据为什么不对称</w:t>
            </w:r>
          </w:p>
          <w:p w14:paraId="75DDC304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答：我这个确实测量6组，但是其他单因素都是5组，我就把它改成5组了，我会把前面的要求也改成5组。</w:t>
            </w:r>
          </w:p>
          <w:p w14:paraId="5A2E6811">
            <w:pPr>
              <w:pStyle w:val="5"/>
              <w:rPr>
                <w:rFonts w:hint="eastAsia"/>
              </w:rPr>
            </w:pPr>
          </w:p>
          <w:p w14:paraId="7DA5600E">
            <w:pPr>
              <w:pStyle w:val="5"/>
              <w:rPr>
                <w:rFonts w:hint="eastAsia"/>
              </w:rPr>
            </w:pPr>
          </w:p>
          <w:p w14:paraId="71D4AE95">
            <w:pPr>
              <w:pStyle w:val="5"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记录人：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</w:rPr>
              <w:t xml:space="preserve">       </w:t>
            </w:r>
          </w:p>
          <w:p w14:paraId="14790345">
            <w:pPr>
              <w:pStyle w:val="5"/>
              <w:wordWrap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>2026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>6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>8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</w:rPr>
              <w:t xml:space="preserve">日    </w:t>
            </w:r>
          </w:p>
        </w:tc>
      </w:tr>
    </w:tbl>
    <w:p w14:paraId="61B4387A">
      <w:pPr>
        <w:pStyle w:val="5"/>
        <w:rPr>
          <w:rFonts w:hint="eastAsia" w:ascii="仿宋_GB2312" w:hAnsi="宋体" w:eastAsia="仿宋_GB2312"/>
          <w:bCs/>
          <w:sz w:val="21"/>
          <w:szCs w:val="21"/>
        </w:rPr>
      </w:pPr>
      <w:r>
        <w:rPr>
          <w:rFonts w:hint="eastAsia"/>
          <w:bCs/>
        </w:rPr>
        <w:t xml:space="preserve">  注：本表不够填写时，可另附页</w:t>
      </w:r>
    </w:p>
    <w:sectPr>
      <w:headerReference r:id="rId3" w:type="even"/>
      <w:pgSz w:w="11906" w:h="16838"/>
      <w:pgMar w:top="1701" w:right="1134" w:bottom="1418" w:left="1985" w:header="1134" w:footer="992" w:gutter="0"/>
      <w:cols w:space="720" w:num="1"/>
      <w:docGrid w:type="lines" w:linePitch="4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48FE2">
    <w:pPr>
      <w:pStyle w:val="8"/>
      <w:pBdr>
        <w:bottom w:val="none" w:color="auto" w:sz="0" w:space="1"/>
      </w:pBd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62525870">
    <w15:presenceInfo w15:providerId="WPS Office" w15:userId="48620684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VerticalSpacing w:val="21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yMTZkYWM3ZGYzN2JmY2I3MzczMTEwMjI5Yzg4YmYifQ=="/>
  </w:docVars>
  <w:rsids>
    <w:rsidRoot w:val="00874A0F"/>
    <w:rsid w:val="00000DF4"/>
    <w:rsid w:val="000104F0"/>
    <w:rsid w:val="000116B3"/>
    <w:rsid w:val="0001274C"/>
    <w:rsid w:val="00012D46"/>
    <w:rsid w:val="00015408"/>
    <w:rsid w:val="00016A2A"/>
    <w:rsid w:val="00036246"/>
    <w:rsid w:val="00040516"/>
    <w:rsid w:val="00040989"/>
    <w:rsid w:val="00041D75"/>
    <w:rsid w:val="00043BFE"/>
    <w:rsid w:val="00044C3F"/>
    <w:rsid w:val="00046D86"/>
    <w:rsid w:val="0005071E"/>
    <w:rsid w:val="00053D82"/>
    <w:rsid w:val="00054240"/>
    <w:rsid w:val="00062407"/>
    <w:rsid w:val="00065C96"/>
    <w:rsid w:val="00066D51"/>
    <w:rsid w:val="000676FF"/>
    <w:rsid w:val="0007036F"/>
    <w:rsid w:val="00071AAE"/>
    <w:rsid w:val="0007317E"/>
    <w:rsid w:val="000763F0"/>
    <w:rsid w:val="0007795F"/>
    <w:rsid w:val="0008000A"/>
    <w:rsid w:val="000855CE"/>
    <w:rsid w:val="00086766"/>
    <w:rsid w:val="000959EC"/>
    <w:rsid w:val="000A5A15"/>
    <w:rsid w:val="000A5DA9"/>
    <w:rsid w:val="000B3038"/>
    <w:rsid w:val="000B3A7A"/>
    <w:rsid w:val="000B5C3C"/>
    <w:rsid w:val="000B77CF"/>
    <w:rsid w:val="000F46EE"/>
    <w:rsid w:val="00104976"/>
    <w:rsid w:val="00106392"/>
    <w:rsid w:val="001121A8"/>
    <w:rsid w:val="00116480"/>
    <w:rsid w:val="001227D7"/>
    <w:rsid w:val="001256A3"/>
    <w:rsid w:val="00126874"/>
    <w:rsid w:val="001312E7"/>
    <w:rsid w:val="00136A3C"/>
    <w:rsid w:val="00143AFD"/>
    <w:rsid w:val="00143BEB"/>
    <w:rsid w:val="0014626D"/>
    <w:rsid w:val="00146FBD"/>
    <w:rsid w:val="00152790"/>
    <w:rsid w:val="00160192"/>
    <w:rsid w:val="00160F23"/>
    <w:rsid w:val="00161A2A"/>
    <w:rsid w:val="0016265D"/>
    <w:rsid w:val="00162FC1"/>
    <w:rsid w:val="0016522F"/>
    <w:rsid w:val="00170BBB"/>
    <w:rsid w:val="0017580A"/>
    <w:rsid w:val="00176188"/>
    <w:rsid w:val="00180664"/>
    <w:rsid w:val="00184D86"/>
    <w:rsid w:val="001914C0"/>
    <w:rsid w:val="00191EA8"/>
    <w:rsid w:val="00192902"/>
    <w:rsid w:val="00192A3F"/>
    <w:rsid w:val="00194E67"/>
    <w:rsid w:val="001A3A28"/>
    <w:rsid w:val="001A7D39"/>
    <w:rsid w:val="001B2925"/>
    <w:rsid w:val="001B2A68"/>
    <w:rsid w:val="001B5335"/>
    <w:rsid w:val="001C2586"/>
    <w:rsid w:val="001D15DE"/>
    <w:rsid w:val="001D2C3C"/>
    <w:rsid w:val="001D32FB"/>
    <w:rsid w:val="001D4340"/>
    <w:rsid w:val="001D5FFC"/>
    <w:rsid w:val="001D6047"/>
    <w:rsid w:val="001D60C9"/>
    <w:rsid w:val="001D6170"/>
    <w:rsid w:val="001E3051"/>
    <w:rsid w:val="001E3515"/>
    <w:rsid w:val="001E4313"/>
    <w:rsid w:val="001F5463"/>
    <w:rsid w:val="0020188D"/>
    <w:rsid w:val="00202226"/>
    <w:rsid w:val="002060A8"/>
    <w:rsid w:val="002160F6"/>
    <w:rsid w:val="0022120C"/>
    <w:rsid w:val="0022679E"/>
    <w:rsid w:val="00230F47"/>
    <w:rsid w:val="00231125"/>
    <w:rsid w:val="0023646F"/>
    <w:rsid w:val="0024393F"/>
    <w:rsid w:val="0024519B"/>
    <w:rsid w:val="00247B1D"/>
    <w:rsid w:val="00250C55"/>
    <w:rsid w:val="00250D11"/>
    <w:rsid w:val="002538C6"/>
    <w:rsid w:val="00254257"/>
    <w:rsid w:val="0026203B"/>
    <w:rsid w:val="002650CF"/>
    <w:rsid w:val="00272850"/>
    <w:rsid w:val="00272FDA"/>
    <w:rsid w:val="00277804"/>
    <w:rsid w:val="00277F78"/>
    <w:rsid w:val="0028005F"/>
    <w:rsid w:val="00283846"/>
    <w:rsid w:val="002917F9"/>
    <w:rsid w:val="002A22E4"/>
    <w:rsid w:val="002A4CAF"/>
    <w:rsid w:val="002A79AE"/>
    <w:rsid w:val="002B0D52"/>
    <w:rsid w:val="002B1F61"/>
    <w:rsid w:val="002B53FA"/>
    <w:rsid w:val="002B6E8B"/>
    <w:rsid w:val="002C17D9"/>
    <w:rsid w:val="002D16EB"/>
    <w:rsid w:val="002D31D0"/>
    <w:rsid w:val="002D6AE9"/>
    <w:rsid w:val="002D7F23"/>
    <w:rsid w:val="002E0C53"/>
    <w:rsid w:val="002E4F69"/>
    <w:rsid w:val="002E7F2C"/>
    <w:rsid w:val="002F330C"/>
    <w:rsid w:val="002F3376"/>
    <w:rsid w:val="002F73FC"/>
    <w:rsid w:val="00301B97"/>
    <w:rsid w:val="00304EFD"/>
    <w:rsid w:val="00305106"/>
    <w:rsid w:val="00310ECE"/>
    <w:rsid w:val="003127F5"/>
    <w:rsid w:val="0031591F"/>
    <w:rsid w:val="00325692"/>
    <w:rsid w:val="00326AFE"/>
    <w:rsid w:val="003304D7"/>
    <w:rsid w:val="0033463C"/>
    <w:rsid w:val="0033686D"/>
    <w:rsid w:val="00337C6E"/>
    <w:rsid w:val="003446A2"/>
    <w:rsid w:val="00356666"/>
    <w:rsid w:val="003633AD"/>
    <w:rsid w:val="00365F5D"/>
    <w:rsid w:val="003661BB"/>
    <w:rsid w:val="00373D7D"/>
    <w:rsid w:val="00381400"/>
    <w:rsid w:val="00381AEA"/>
    <w:rsid w:val="00383526"/>
    <w:rsid w:val="003842DB"/>
    <w:rsid w:val="00384599"/>
    <w:rsid w:val="00387EB9"/>
    <w:rsid w:val="00390A9E"/>
    <w:rsid w:val="00390F84"/>
    <w:rsid w:val="0039476D"/>
    <w:rsid w:val="00397916"/>
    <w:rsid w:val="003A27A8"/>
    <w:rsid w:val="003A6C06"/>
    <w:rsid w:val="003B10FD"/>
    <w:rsid w:val="003B4DA0"/>
    <w:rsid w:val="003B552A"/>
    <w:rsid w:val="003B6F28"/>
    <w:rsid w:val="003C38F2"/>
    <w:rsid w:val="003C6FA9"/>
    <w:rsid w:val="003D17F0"/>
    <w:rsid w:val="003E1E46"/>
    <w:rsid w:val="003E3E6F"/>
    <w:rsid w:val="003F143C"/>
    <w:rsid w:val="003F33F1"/>
    <w:rsid w:val="003F6D3F"/>
    <w:rsid w:val="00411095"/>
    <w:rsid w:val="00412C9A"/>
    <w:rsid w:val="004164BC"/>
    <w:rsid w:val="00417955"/>
    <w:rsid w:val="00421176"/>
    <w:rsid w:val="004244D8"/>
    <w:rsid w:val="00424F53"/>
    <w:rsid w:val="00441F23"/>
    <w:rsid w:val="004434FD"/>
    <w:rsid w:val="00452E54"/>
    <w:rsid w:val="00455B1C"/>
    <w:rsid w:val="00456B2B"/>
    <w:rsid w:val="00460309"/>
    <w:rsid w:val="00461072"/>
    <w:rsid w:val="004759FD"/>
    <w:rsid w:val="004867A8"/>
    <w:rsid w:val="00486CF2"/>
    <w:rsid w:val="004A1655"/>
    <w:rsid w:val="004A314C"/>
    <w:rsid w:val="004B696A"/>
    <w:rsid w:val="004B7BA0"/>
    <w:rsid w:val="004C0B04"/>
    <w:rsid w:val="004C1AA4"/>
    <w:rsid w:val="004C710B"/>
    <w:rsid w:val="004D3BF4"/>
    <w:rsid w:val="004D5124"/>
    <w:rsid w:val="004E7E68"/>
    <w:rsid w:val="004F1B37"/>
    <w:rsid w:val="004F3130"/>
    <w:rsid w:val="004F7B9D"/>
    <w:rsid w:val="00505C1D"/>
    <w:rsid w:val="0051127E"/>
    <w:rsid w:val="0051231C"/>
    <w:rsid w:val="00513822"/>
    <w:rsid w:val="00520F89"/>
    <w:rsid w:val="0053018D"/>
    <w:rsid w:val="00535222"/>
    <w:rsid w:val="00546586"/>
    <w:rsid w:val="00551124"/>
    <w:rsid w:val="005558FA"/>
    <w:rsid w:val="00555C7F"/>
    <w:rsid w:val="0056100D"/>
    <w:rsid w:val="00561371"/>
    <w:rsid w:val="0057229E"/>
    <w:rsid w:val="00572698"/>
    <w:rsid w:val="005859CE"/>
    <w:rsid w:val="005A2336"/>
    <w:rsid w:val="005B1A1D"/>
    <w:rsid w:val="005B6A33"/>
    <w:rsid w:val="005C374E"/>
    <w:rsid w:val="005C4CC8"/>
    <w:rsid w:val="005E0DD3"/>
    <w:rsid w:val="005E4D8C"/>
    <w:rsid w:val="005E55EF"/>
    <w:rsid w:val="005E5B03"/>
    <w:rsid w:val="005F1953"/>
    <w:rsid w:val="005F4A2B"/>
    <w:rsid w:val="005F4DE8"/>
    <w:rsid w:val="005F55AC"/>
    <w:rsid w:val="005F5A40"/>
    <w:rsid w:val="005F69CD"/>
    <w:rsid w:val="0060061D"/>
    <w:rsid w:val="0060105A"/>
    <w:rsid w:val="00610FF3"/>
    <w:rsid w:val="0061383F"/>
    <w:rsid w:val="0062382E"/>
    <w:rsid w:val="00625058"/>
    <w:rsid w:val="00632FB8"/>
    <w:rsid w:val="00637C66"/>
    <w:rsid w:val="006410FB"/>
    <w:rsid w:val="00644B1C"/>
    <w:rsid w:val="00645C8A"/>
    <w:rsid w:val="0065117C"/>
    <w:rsid w:val="00653AF9"/>
    <w:rsid w:val="006555C9"/>
    <w:rsid w:val="00656198"/>
    <w:rsid w:val="00661F12"/>
    <w:rsid w:val="00667FA9"/>
    <w:rsid w:val="0067044C"/>
    <w:rsid w:val="006708CF"/>
    <w:rsid w:val="006717DF"/>
    <w:rsid w:val="00672562"/>
    <w:rsid w:val="006734B2"/>
    <w:rsid w:val="00674532"/>
    <w:rsid w:val="00680B31"/>
    <w:rsid w:val="00681024"/>
    <w:rsid w:val="006814CD"/>
    <w:rsid w:val="006820F3"/>
    <w:rsid w:val="0068350D"/>
    <w:rsid w:val="00684BAC"/>
    <w:rsid w:val="006859B0"/>
    <w:rsid w:val="00687DEA"/>
    <w:rsid w:val="00690955"/>
    <w:rsid w:val="0069181D"/>
    <w:rsid w:val="00692A08"/>
    <w:rsid w:val="006A4191"/>
    <w:rsid w:val="006A69EB"/>
    <w:rsid w:val="006A6EEA"/>
    <w:rsid w:val="006B4C0F"/>
    <w:rsid w:val="006C0C62"/>
    <w:rsid w:val="006C3745"/>
    <w:rsid w:val="006C4C5C"/>
    <w:rsid w:val="006C4E0A"/>
    <w:rsid w:val="006D6A3A"/>
    <w:rsid w:val="006E1189"/>
    <w:rsid w:val="006E1F35"/>
    <w:rsid w:val="006F6DCD"/>
    <w:rsid w:val="00705767"/>
    <w:rsid w:val="00716A78"/>
    <w:rsid w:val="0072033F"/>
    <w:rsid w:val="00731961"/>
    <w:rsid w:val="00735096"/>
    <w:rsid w:val="007430FF"/>
    <w:rsid w:val="007475B3"/>
    <w:rsid w:val="007504F1"/>
    <w:rsid w:val="00751768"/>
    <w:rsid w:val="007517BA"/>
    <w:rsid w:val="00753FE8"/>
    <w:rsid w:val="007549D9"/>
    <w:rsid w:val="0076116F"/>
    <w:rsid w:val="00762F9D"/>
    <w:rsid w:val="0076707D"/>
    <w:rsid w:val="00775BA1"/>
    <w:rsid w:val="00784E54"/>
    <w:rsid w:val="00790FA4"/>
    <w:rsid w:val="007934B5"/>
    <w:rsid w:val="007A6789"/>
    <w:rsid w:val="007C43CC"/>
    <w:rsid w:val="007E0BB1"/>
    <w:rsid w:val="007E34B1"/>
    <w:rsid w:val="007F11F2"/>
    <w:rsid w:val="007F35C0"/>
    <w:rsid w:val="007F3EB4"/>
    <w:rsid w:val="00800874"/>
    <w:rsid w:val="00812DA6"/>
    <w:rsid w:val="008217D8"/>
    <w:rsid w:val="008227D5"/>
    <w:rsid w:val="00823ABD"/>
    <w:rsid w:val="00825923"/>
    <w:rsid w:val="008335E0"/>
    <w:rsid w:val="0083512E"/>
    <w:rsid w:val="008408DB"/>
    <w:rsid w:val="008470DC"/>
    <w:rsid w:val="00847986"/>
    <w:rsid w:val="008608E3"/>
    <w:rsid w:val="0086429D"/>
    <w:rsid w:val="00870FFC"/>
    <w:rsid w:val="00871582"/>
    <w:rsid w:val="0087269E"/>
    <w:rsid w:val="0087378B"/>
    <w:rsid w:val="0087437D"/>
    <w:rsid w:val="00874A0F"/>
    <w:rsid w:val="00875153"/>
    <w:rsid w:val="00882233"/>
    <w:rsid w:val="00883132"/>
    <w:rsid w:val="008906DA"/>
    <w:rsid w:val="008935D3"/>
    <w:rsid w:val="00895FD1"/>
    <w:rsid w:val="00897F09"/>
    <w:rsid w:val="008A051E"/>
    <w:rsid w:val="008A0F67"/>
    <w:rsid w:val="008A50A4"/>
    <w:rsid w:val="008B041C"/>
    <w:rsid w:val="008B2AAB"/>
    <w:rsid w:val="008B2E7C"/>
    <w:rsid w:val="008B513F"/>
    <w:rsid w:val="008B55A4"/>
    <w:rsid w:val="008C1F76"/>
    <w:rsid w:val="008C2071"/>
    <w:rsid w:val="008D14E6"/>
    <w:rsid w:val="008E0077"/>
    <w:rsid w:val="008E58D3"/>
    <w:rsid w:val="008F60B5"/>
    <w:rsid w:val="00901B09"/>
    <w:rsid w:val="00901CF7"/>
    <w:rsid w:val="00905126"/>
    <w:rsid w:val="00906D46"/>
    <w:rsid w:val="00910EAF"/>
    <w:rsid w:val="009147CE"/>
    <w:rsid w:val="009175A0"/>
    <w:rsid w:val="0091781A"/>
    <w:rsid w:val="0092102D"/>
    <w:rsid w:val="00926B77"/>
    <w:rsid w:val="009367E7"/>
    <w:rsid w:val="00950E6C"/>
    <w:rsid w:val="009538D9"/>
    <w:rsid w:val="009546F3"/>
    <w:rsid w:val="00955FCB"/>
    <w:rsid w:val="00957180"/>
    <w:rsid w:val="00960ECD"/>
    <w:rsid w:val="00962340"/>
    <w:rsid w:val="009631BE"/>
    <w:rsid w:val="00972AAF"/>
    <w:rsid w:val="00974560"/>
    <w:rsid w:val="00982ED1"/>
    <w:rsid w:val="00991383"/>
    <w:rsid w:val="00996533"/>
    <w:rsid w:val="009A04C0"/>
    <w:rsid w:val="009B129A"/>
    <w:rsid w:val="009B4C65"/>
    <w:rsid w:val="009B6C12"/>
    <w:rsid w:val="009B7821"/>
    <w:rsid w:val="009C1FBE"/>
    <w:rsid w:val="009C2D73"/>
    <w:rsid w:val="009C48C6"/>
    <w:rsid w:val="009D0133"/>
    <w:rsid w:val="009D56C8"/>
    <w:rsid w:val="009E13FB"/>
    <w:rsid w:val="009E55E7"/>
    <w:rsid w:val="009F4452"/>
    <w:rsid w:val="009F7A2A"/>
    <w:rsid w:val="00A10953"/>
    <w:rsid w:val="00A20321"/>
    <w:rsid w:val="00A20CDF"/>
    <w:rsid w:val="00A2146F"/>
    <w:rsid w:val="00A221DF"/>
    <w:rsid w:val="00A24282"/>
    <w:rsid w:val="00A30A30"/>
    <w:rsid w:val="00A36991"/>
    <w:rsid w:val="00A530FC"/>
    <w:rsid w:val="00A53CF7"/>
    <w:rsid w:val="00A72763"/>
    <w:rsid w:val="00A72A56"/>
    <w:rsid w:val="00A759D0"/>
    <w:rsid w:val="00A75DAA"/>
    <w:rsid w:val="00A779BB"/>
    <w:rsid w:val="00A77AC3"/>
    <w:rsid w:val="00A810E0"/>
    <w:rsid w:val="00A8213E"/>
    <w:rsid w:val="00A845C0"/>
    <w:rsid w:val="00A850A6"/>
    <w:rsid w:val="00A860E1"/>
    <w:rsid w:val="00A86D42"/>
    <w:rsid w:val="00A960AC"/>
    <w:rsid w:val="00A96872"/>
    <w:rsid w:val="00AA1FA7"/>
    <w:rsid w:val="00AA2B2B"/>
    <w:rsid w:val="00AB027C"/>
    <w:rsid w:val="00AB2022"/>
    <w:rsid w:val="00AB449B"/>
    <w:rsid w:val="00AC0BE0"/>
    <w:rsid w:val="00AC14BA"/>
    <w:rsid w:val="00AC185F"/>
    <w:rsid w:val="00AC39E8"/>
    <w:rsid w:val="00AC4250"/>
    <w:rsid w:val="00AC44DE"/>
    <w:rsid w:val="00AC4A4F"/>
    <w:rsid w:val="00AC5BF3"/>
    <w:rsid w:val="00AD1645"/>
    <w:rsid w:val="00AD3D1D"/>
    <w:rsid w:val="00AD6DA3"/>
    <w:rsid w:val="00AD6EE4"/>
    <w:rsid w:val="00AE06C2"/>
    <w:rsid w:val="00AE793B"/>
    <w:rsid w:val="00AF203A"/>
    <w:rsid w:val="00B06B90"/>
    <w:rsid w:val="00B0735D"/>
    <w:rsid w:val="00B13023"/>
    <w:rsid w:val="00B25E32"/>
    <w:rsid w:val="00B31C59"/>
    <w:rsid w:val="00B357CF"/>
    <w:rsid w:val="00B415A3"/>
    <w:rsid w:val="00B4502B"/>
    <w:rsid w:val="00B4697B"/>
    <w:rsid w:val="00B5358E"/>
    <w:rsid w:val="00B54D6F"/>
    <w:rsid w:val="00B55199"/>
    <w:rsid w:val="00B55A49"/>
    <w:rsid w:val="00B563A7"/>
    <w:rsid w:val="00B5778A"/>
    <w:rsid w:val="00B61ACE"/>
    <w:rsid w:val="00B61E18"/>
    <w:rsid w:val="00B668D2"/>
    <w:rsid w:val="00B673F2"/>
    <w:rsid w:val="00B67F0E"/>
    <w:rsid w:val="00B7257E"/>
    <w:rsid w:val="00B72648"/>
    <w:rsid w:val="00B80FBC"/>
    <w:rsid w:val="00B81524"/>
    <w:rsid w:val="00B84388"/>
    <w:rsid w:val="00BA37E5"/>
    <w:rsid w:val="00BB585D"/>
    <w:rsid w:val="00BC05CF"/>
    <w:rsid w:val="00BC0B0D"/>
    <w:rsid w:val="00BC23A0"/>
    <w:rsid w:val="00BC7A01"/>
    <w:rsid w:val="00BD077D"/>
    <w:rsid w:val="00BD4834"/>
    <w:rsid w:val="00BD4EA3"/>
    <w:rsid w:val="00BD60D8"/>
    <w:rsid w:val="00BD7304"/>
    <w:rsid w:val="00BE0BF6"/>
    <w:rsid w:val="00BE753C"/>
    <w:rsid w:val="00BF2E48"/>
    <w:rsid w:val="00BF6C81"/>
    <w:rsid w:val="00BF785E"/>
    <w:rsid w:val="00C01B3A"/>
    <w:rsid w:val="00C06102"/>
    <w:rsid w:val="00C073A4"/>
    <w:rsid w:val="00C15FEF"/>
    <w:rsid w:val="00C202C6"/>
    <w:rsid w:val="00C20C16"/>
    <w:rsid w:val="00C24CEC"/>
    <w:rsid w:val="00C3170A"/>
    <w:rsid w:val="00C40E5C"/>
    <w:rsid w:val="00C42AD8"/>
    <w:rsid w:val="00C47DE8"/>
    <w:rsid w:val="00C5169C"/>
    <w:rsid w:val="00C522DE"/>
    <w:rsid w:val="00C52DDA"/>
    <w:rsid w:val="00C55F2B"/>
    <w:rsid w:val="00C56356"/>
    <w:rsid w:val="00C71EC0"/>
    <w:rsid w:val="00C74BA5"/>
    <w:rsid w:val="00C76BE3"/>
    <w:rsid w:val="00C77791"/>
    <w:rsid w:val="00C82332"/>
    <w:rsid w:val="00C85F8E"/>
    <w:rsid w:val="00C87181"/>
    <w:rsid w:val="00C87F4B"/>
    <w:rsid w:val="00C904FC"/>
    <w:rsid w:val="00C908E6"/>
    <w:rsid w:val="00C91974"/>
    <w:rsid w:val="00C9629D"/>
    <w:rsid w:val="00C9641D"/>
    <w:rsid w:val="00CA0DA8"/>
    <w:rsid w:val="00CA2B86"/>
    <w:rsid w:val="00CA33E0"/>
    <w:rsid w:val="00CA3E5A"/>
    <w:rsid w:val="00CA6CC6"/>
    <w:rsid w:val="00CA782F"/>
    <w:rsid w:val="00CB1AE3"/>
    <w:rsid w:val="00CB2DEB"/>
    <w:rsid w:val="00CB66B0"/>
    <w:rsid w:val="00CB750D"/>
    <w:rsid w:val="00CC0932"/>
    <w:rsid w:val="00CC2506"/>
    <w:rsid w:val="00CC3B45"/>
    <w:rsid w:val="00CC70D8"/>
    <w:rsid w:val="00CD0665"/>
    <w:rsid w:val="00CD3F8D"/>
    <w:rsid w:val="00CD6EC8"/>
    <w:rsid w:val="00CE382F"/>
    <w:rsid w:val="00CF3233"/>
    <w:rsid w:val="00CF3575"/>
    <w:rsid w:val="00CF4629"/>
    <w:rsid w:val="00CF64B7"/>
    <w:rsid w:val="00D04BB5"/>
    <w:rsid w:val="00D26D56"/>
    <w:rsid w:val="00D27409"/>
    <w:rsid w:val="00D27D7D"/>
    <w:rsid w:val="00D310FF"/>
    <w:rsid w:val="00D423F4"/>
    <w:rsid w:val="00D42898"/>
    <w:rsid w:val="00D45DC0"/>
    <w:rsid w:val="00D630E9"/>
    <w:rsid w:val="00D67C00"/>
    <w:rsid w:val="00D70DE2"/>
    <w:rsid w:val="00D72B92"/>
    <w:rsid w:val="00D75ABE"/>
    <w:rsid w:val="00D76A2D"/>
    <w:rsid w:val="00D81FE3"/>
    <w:rsid w:val="00D82EAE"/>
    <w:rsid w:val="00D92D72"/>
    <w:rsid w:val="00D94E60"/>
    <w:rsid w:val="00DB24D5"/>
    <w:rsid w:val="00DB4D81"/>
    <w:rsid w:val="00DB5055"/>
    <w:rsid w:val="00DB5F16"/>
    <w:rsid w:val="00DB7B08"/>
    <w:rsid w:val="00DC63A8"/>
    <w:rsid w:val="00DD04A3"/>
    <w:rsid w:val="00DD344D"/>
    <w:rsid w:val="00DD3E15"/>
    <w:rsid w:val="00DD56C2"/>
    <w:rsid w:val="00DD7FAA"/>
    <w:rsid w:val="00DE7E2E"/>
    <w:rsid w:val="00DF583C"/>
    <w:rsid w:val="00E010C6"/>
    <w:rsid w:val="00E068F8"/>
    <w:rsid w:val="00E06AEC"/>
    <w:rsid w:val="00E07C04"/>
    <w:rsid w:val="00E21D89"/>
    <w:rsid w:val="00E235D3"/>
    <w:rsid w:val="00E24F0D"/>
    <w:rsid w:val="00E4476A"/>
    <w:rsid w:val="00E45D64"/>
    <w:rsid w:val="00E56711"/>
    <w:rsid w:val="00E60638"/>
    <w:rsid w:val="00E66CCB"/>
    <w:rsid w:val="00E70689"/>
    <w:rsid w:val="00E73523"/>
    <w:rsid w:val="00E81448"/>
    <w:rsid w:val="00E8199D"/>
    <w:rsid w:val="00E81F60"/>
    <w:rsid w:val="00E85BB5"/>
    <w:rsid w:val="00E967B5"/>
    <w:rsid w:val="00EA186D"/>
    <w:rsid w:val="00EA2B38"/>
    <w:rsid w:val="00EB57B5"/>
    <w:rsid w:val="00EB693D"/>
    <w:rsid w:val="00EC16C7"/>
    <w:rsid w:val="00EC5228"/>
    <w:rsid w:val="00ED17C0"/>
    <w:rsid w:val="00EE573B"/>
    <w:rsid w:val="00EE71E5"/>
    <w:rsid w:val="00EE794F"/>
    <w:rsid w:val="00EE7BF2"/>
    <w:rsid w:val="00EF0D6B"/>
    <w:rsid w:val="00EF2F2B"/>
    <w:rsid w:val="00EF5570"/>
    <w:rsid w:val="00EF7F14"/>
    <w:rsid w:val="00F01EED"/>
    <w:rsid w:val="00F04857"/>
    <w:rsid w:val="00F079B4"/>
    <w:rsid w:val="00F12514"/>
    <w:rsid w:val="00F15C5B"/>
    <w:rsid w:val="00F17215"/>
    <w:rsid w:val="00F20066"/>
    <w:rsid w:val="00F21A14"/>
    <w:rsid w:val="00F27A27"/>
    <w:rsid w:val="00F30424"/>
    <w:rsid w:val="00F3148F"/>
    <w:rsid w:val="00F3655F"/>
    <w:rsid w:val="00F43998"/>
    <w:rsid w:val="00F46CDD"/>
    <w:rsid w:val="00F479A6"/>
    <w:rsid w:val="00F524E1"/>
    <w:rsid w:val="00F617CF"/>
    <w:rsid w:val="00F64F20"/>
    <w:rsid w:val="00F67CA5"/>
    <w:rsid w:val="00F70DFC"/>
    <w:rsid w:val="00F7375A"/>
    <w:rsid w:val="00F737BD"/>
    <w:rsid w:val="00F801C0"/>
    <w:rsid w:val="00F840CC"/>
    <w:rsid w:val="00F92E40"/>
    <w:rsid w:val="00F9435D"/>
    <w:rsid w:val="00F96ABF"/>
    <w:rsid w:val="00FA0C0C"/>
    <w:rsid w:val="00FA3151"/>
    <w:rsid w:val="00FA3876"/>
    <w:rsid w:val="00FB3E5D"/>
    <w:rsid w:val="00FB65D9"/>
    <w:rsid w:val="00FB7F1F"/>
    <w:rsid w:val="00FC40DA"/>
    <w:rsid w:val="00FC58BE"/>
    <w:rsid w:val="00FC71ED"/>
    <w:rsid w:val="00FD16C6"/>
    <w:rsid w:val="00FD2E7C"/>
    <w:rsid w:val="00FD41BB"/>
    <w:rsid w:val="00FD570B"/>
    <w:rsid w:val="00FD7B6E"/>
    <w:rsid w:val="00FE7896"/>
    <w:rsid w:val="00FF0983"/>
    <w:rsid w:val="00FF7669"/>
    <w:rsid w:val="04F72A5C"/>
    <w:rsid w:val="065E1C98"/>
    <w:rsid w:val="132612D2"/>
    <w:rsid w:val="14113FCB"/>
    <w:rsid w:val="1816180F"/>
    <w:rsid w:val="19800C89"/>
    <w:rsid w:val="202E2859"/>
    <w:rsid w:val="2A3970EB"/>
    <w:rsid w:val="2AF8208B"/>
    <w:rsid w:val="2B121037"/>
    <w:rsid w:val="2E256ED2"/>
    <w:rsid w:val="2E8E5E26"/>
    <w:rsid w:val="312C033C"/>
    <w:rsid w:val="381B7AB4"/>
    <w:rsid w:val="39AA7B16"/>
    <w:rsid w:val="3C8D0D45"/>
    <w:rsid w:val="40346736"/>
    <w:rsid w:val="486E0B6F"/>
    <w:rsid w:val="4AB471A2"/>
    <w:rsid w:val="55085BDC"/>
    <w:rsid w:val="5A7A6D48"/>
    <w:rsid w:val="5AFA6DB3"/>
    <w:rsid w:val="5B513049"/>
    <w:rsid w:val="5EB53744"/>
    <w:rsid w:val="60A90E33"/>
    <w:rsid w:val="67521117"/>
    <w:rsid w:val="69935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"/>
    <w:basedOn w:val="1"/>
    <w:qFormat/>
    <w:uiPriority w:val="0"/>
    <w:pPr>
      <w:spacing w:line="420" w:lineRule="atLeast"/>
      <w:ind w:firstLine="480"/>
    </w:pPr>
  </w:style>
  <w:style w:type="paragraph" w:styleId="5">
    <w:name w:val="Plain Text"/>
    <w:basedOn w:val="1"/>
    <w:link w:val="14"/>
    <w:qFormat/>
    <w:uiPriority w:val="0"/>
    <w:rPr>
      <w:rFonts w:hAnsi="Courier New"/>
      <w:kern w:val="2"/>
      <w:sz w:val="21"/>
    </w:rPr>
  </w:style>
  <w:style w:type="paragraph" w:styleId="6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styleId="13">
    <w:name w:val="Hyperlink"/>
    <w:qFormat/>
    <w:uiPriority w:val="0"/>
    <w:rPr>
      <w:color w:val="0000FF"/>
      <w:u w:val="single"/>
    </w:rPr>
  </w:style>
  <w:style w:type="character" w:customStyle="1" w:styleId="14">
    <w:name w:val="纯文本 Char"/>
    <w:link w:val="5"/>
    <w:qFormat/>
    <w:uiPriority w:val="0"/>
    <w:rPr>
      <w:rFonts w:ascii="宋体" w:hAnsi="Courier New"/>
      <w:kern w:val="2"/>
      <w:sz w:val="21"/>
    </w:rPr>
  </w:style>
  <w:style w:type="paragraph" w:customStyle="1" w:styleId="15">
    <w:name w:val="正文格式小四"/>
    <w:basedOn w:val="3"/>
    <w:qFormat/>
    <w:uiPriority w:val="0"/>
    <w:pPr>
      <w:spacing w:after="0" w:line="260" w:lineRule="exact"/>
      <w:jc w:val="center"/>
    </w:pPr>
    <w:rPr>
      <w:rFonts w:hAnsi="宋体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475</Words>
  <Characters>500</Characters>
  <Lines>2</Lines>
  <Paragraphs>1</Paragraphs>
  <TotalTime>19</TotalTime>
  <ScaleCrop>false</ScaleCrop>
  <LinksUpToDate>false</LinksUpToDate>
  <CharactersWithSpaces>553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2020-05-28T05:28:00Z</dcterms:created>
  <dc:creator>F5</dc:creator>
  <cp:lastModifiedBy>WPS_1662525870</cp:lastModifiedBy>
  <cp:lastPrinted>2020-05-28T05:29:00Z</cp:lastPrinted>
  <dcterms:modified xsi:type="dcterms:W3CDTF">2026-06-15T07:36:57Z</dcterms:modified>
  <dc:title>动物饲料中转基因成分的检测技术研究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30914F64A9B2441E8694FD4E33CCEEB1_13</vt:lpwstr>
  </property>
  <property fmtid="{D5CDD505-2E9C-101B-9397-08002B2CF9AE}" pid="4" name="KSOTemplateDocerSaveRecord">
    <vt:lpwstr>eyJoZGlkIjoiMmM1NzZlODliODg2Y2NkMDg1YzQyNzFiZDBhNWQxZGQiLCJ1c2VySWQiOiIxNDEwNDg5MjI2In0=</vt:lpwstr>
  </property>
</Properties>
</file>